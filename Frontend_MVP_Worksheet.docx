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BFA05F" w14:textId="77777777" w:rsidR="007B4A70" w:rsidRPr="00A70EDE" w:rsidRDefault="00A70EDE">
      <w:pPr>
        <w:spacing w:after="40"/>
        <w:jc w:val="center"/>
        <w:rPr>
          <w:color w:val="000000" w:themeColor="text1"/>
        </w:rPr>
      </w:pPr>
      <w:r w:rsidRPr="00A70EDE">
        <w:rPr>
          <w:b/>
          <w:bCs/>
          <w:color w:val="000000" w:themeColor="text1"/>
          <w:sz w:val="20"/>
          <w:szCs w:val="20"/>
        </w:rPr>
        <w:t>Рабочий лист</w:t>
      </w:r>
    </w:p>
    <w:p w14:paraId="38781160" w14:textId="77777777" w:rsidR="007B4A70" w:rsidRPr="00A70EDE" w:rsidRDefault="00A70EDE">
      <w:pPr>
        <w:spacing w:after="200"/>
        <w:jc w:val="center"/>
        <w:rPr>
          <w:color w:val="000000" w:themeColor="text1"/>
        </w:rPr>
      </w:pPr>
      <w:r w:rsidRPr="00A70EDE">
        <w:rPr>
          <w:b/>
          <w:bCs/>
          <w:color w:val="000000" w:themeColor="text1"/>
          <w:sz w:val="40"/>
          <w:szCs w:val="40"/>
        </w:rPr>
        <w:t>Frontend MVP: от идеи до первого коммита</w:t>
      </w:r>
    </w:p>
    <w:p w14:paraId="713F5C30" w14:textId="77777777" w:rsidR="007B4A70" w:rsidRPr="00A70EDE" w:rsidRDefault="00A70EDE">
      <w:pPr>
        <w:pBdr>
          <w:bottom w:val="single" w:sz="12" w:space="8" w:color="2E4057"/>
        </w:pBdr>
        <w:spacing w:after="100"/>
        <w:jc w:val="center"/>
        <w:rPr>
          <w:color w:val="000000" w:themeColor="text1"/>
        </w:rPr>
      </w:pPr>
      <w:r w:rsidRPr="00A70EDE">
        <w:rPr>
          <w:color w:val="000000" w:themeColor="text1"/>
          <w:sz w:val="20"/>
          <w:szCs w:val="20"/>
        </w:rPr>
        <w:t>Заполните каждый раздел самостоятельно. Это основа вашего проекта.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70EDE" w:rsidRPr="00A70EDE" w14:paraId="0F4B7693" w14:textId="77777777">
        <w:tc>
          <w:tcPr>
            <w:tcW w:w="468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26C08A89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Имя студента:</w:t>
            </w:r>
          </w:p>
          <w:p w14:paraId="438F6F3A" w14:textId="02CA6BDC" w:rsidR="007B4A70" w:rsidRPr="001666D2" w:rsidRDefault="001666D2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Роман</w:t>
            </w:r>
          </w:p>
        </w:tc>
        <w:tc>
          <w:tcPr>
            <w:tcW w:w="468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70AAEC85" w14:textId="53EF2BBA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Дата:</w:t>
            </w:r>
            <w:r w:rsidR="001666D2">
              <w:rPr>
                <w:b/>
                <w:bCs/>
                <w:color w:val="000000" w:themeColor="text1"/>
                <w:sz w:val="20"/>
                <w:szCs w:val="20"/>
              </w:rPr>
              <w:t xml:space="preserve"> 17.09.26</w:t>
            </w:r>
          </w:p>
          <w:p w14:paraId="68408C18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14:paraId="5D10908F" w14:textId="77777777" w:rsidR="007B4A70" w:rsidRPr="00A70EDE" w:rsidRDefault="00A70EDE">
      <w:pPr>
        <w:pBdr>
          <w:bottom w:val="single" w:sz="8" w:space="4" w:color="2E4057"/>
        </w:pBdr>
        <w:spacing w:before="400" w:after="160"/>
        <w:rPr>
          <w:color w:val="000000" w:themeColor="text1"/>
        </w:rPr>
      </w:pPr>
      <w:r w:rsidRPr="00A70EDE">
        <w:rPr>
          <w:b/>
          <w:bCs/>
          <w:color w:val="000000" w:themeColor="text1"/>
          <w:sz w:val="26"/>
          <w:szCs w:val="26"/>
        </w:rPr>
        <w:t>1. Тема Frontend MVP</w:t>
      </w:r>
    </w:p>
    <w:p w14:paraId="5F86AFC4" w14:textId="77777777" w:rsidR="007B4A70" w:rsidRPr="00A70EDE" w:rsidRDefault="00A70EDE">
      <w:pPr>
        <w:spacing w:after="160"/>
        <w:rPr>
          <w:color w:val="000000" w:themeColor="text1"/>
        </w:rPr>
      </w:pPr>
      <w:r w:rsidRPr="00A70EDE">
        <w:rPr>
          <w:i/>
          <w:iCs/>
          <w:color w:val="000000" w:themeColor="text1"/>
          <w:sz w:val="20"/>
          <w:szCs w:val="20"/>
        </w:rPr>
        <w:t>Опишите одним предложением, какой продукт вы собираетесь создать.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0EDE" w:rsidRPr="00A70EDE" w14:paraId="5B95B6B0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4D11C8AB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Тема проекта:</w:t>
            </w:r>
          </w:p>
          <w:p w14:paraId="3E4C397D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0D46436F" w14:textId="54860289" w:rsidR="007B4A70" w:rsidRPr="001666D2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  <w:lang w:val="en-US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  <w:r w:rsidR="001666D2">
              <w:rPr>
                <w:color w:val="000000" w:themeColor="text1"/>
                <w:sz w:val="22"/>
                <w:szCs w:val="22"/>
                <w:lang w:val="en-US"/>
              </w:rPr>
              <w:t>Travel planner</w:t>
            </w:r>
          </w:p>
        </w:tc>
      </w:tr>
    </w:tbl>
    <w:p w14:paraId="198E7513" w14:textId="77777777" w:rsidR="007B4A70" w:rsidRPr="00A70EDE" w:rsidRDefault="00A70EDE">
      <w:pPr>
        <w:pBdr>
          <w:bottom w:val="single" w:sz="8" w:space="4" w:color="2E4057"/>
        </w:pBdr>
        <w:spacing w:before="400" w:after="160"/>
        <w:rPr>
          <w:color w:val="000000" w:themeColor="text1"/>
        </w:rPr>
      </w:pPr>
      <w:r w:rsidRPr="00A70EDE">
        <w:rPr>
          <w:b/>
          <w:bCs/>
          <w:color w:val="000000" w:themeColor="text1"/>
          <w:sz w:val="26"/>
          <w:szCs w:val="26"/>
        </w:rPr>
        <w:t>2. Целевой пользователь</w:t>
      </w:r>
    </w:p>
    <w:p w14:paraId="092E2C67" w14:textId="77777777" w:rsidR="007B4A70" w:rsidRPr="00A70EDE" w:rsidRDefault="00A70EDE">
      <w:pPr>
        <w:spacing w:after="160"/>
        <w:rPr>
          <w:color w:val="000000" w:themeColor="text1"/>
        </w:rPr>
      </w:pPr>
      <w:r w:rsidRPr="00A70EDE">
        <w:rPr>
          <w:i/>
          <w:iCs/>
          <w:color w:val="000000" w:themeColor="text1"/>
          <w:sz w:val="20"/>
          <w:szCs w:val="20"/>
        </w:rPr>
        <w:t>Кто будет использовать приложение? Опишите возраст, род занятий, привычки и потребности, важные для проекта.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0EDE" w:rsidRPr="00A70EDE" w14:paraId="4724E6AA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4B6A1E5E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Целевой пользователь:</w:t>
            </w:r>
          </w:p>
          <w:p w14:paraId="411BE9C5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66E3FA70" w14:textId="57AD7718" w:rsidR="007B4A70" w:rsidRPr="005C6A09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  <w:r w:rsidR="001666D2">
              <w:rPr>
                <w:color w:val="000000" w:themeColor="text1"/>
                <w:sz w:val="22"/>
                <w:szCs w:val="22"/>
              </w:rPr>
              <w:t>Возраст</w:t>
            </w:r>
            <w:r w:rsidR="001666D2" w:rsidRPr="005C6A09">
              <w:rPr>
                <w:color w:val="000000" w:themeColor="text1"/>
                <w:sz w:val="22"/>
                <w:szCs w:val="22"/>
              </w:rPr>
              <w:t xml:space="preserve">: </w:t>
            </w:r>
            <w:r w:rsidR="005C6A09">
              <w:rPr>
                <w:color w:val="000000" w:themeColor="text1"/>
                <w:sz w:val="22"/>
                <w:szCs w:val="22"/>
              </w:rPr>
              <w:t>от 16 до 70</w:t>
            </w:r>
          </w:p>
          <w:p w14:paraId="530B8CA7" w14:textId="49B3847E" w:rsidR="007B4A70" w:rsidRPr="005C6A09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  <w:r w:rsidR="005C6A09">
              <w:rPr>
                <w:color w:val="000000" w:themeColor="text1"/>
                <w:sz w:val="22"/>
                <w:szCs w:val="22"/>
              </w:rPr>
              <w:t>Род занятий</w:t>
            </w:r>
            <w:r w:rsidR="005C6A09" w:rsidRPr="005C6A09">
              <w:rPr>
                <w:color w:val="000000" w:themeColor="text1"/>
                <w:sz w:val="22"/>
                <w:szCs w:val="22"/>
              </w:rPr>
              <w:t xml:space="preserve">: </w:t>
            </w:r>
            <w:r w:rsidR="005C6A09">
              <w:rPr>
                <w:color w:val="000000" w:themeColor="text1"/>
                <w:sz w:val="22"/>
                <w:szCs w:val="22"/>
              </w:rPr>
              <w:t xml:space="preserve">я думаю </w:t>
            </w:r>
            <w:proofErr w:type="gramStart"/>
            <w:r w:rsidR="005C6A09">
              <w:rPr>
                <w:color w:val="000000" w:themeColor="text1"/>
                <w:sz w:val="22"/>
                <w:szCs w:val="22"/>
              </w:rPr>
              <w:t>любой</w:t>
            </w:r>
            <w:proofErr w:type="gramEnd"/>
            <w:r w:rsidR="005C6A09">
              <w:rPr>
                <w:color w:val="000000" w:themeColor="text1"/>
                <w:sz w:val="22"/>
                <w:szCs w:val="22"/>
              </w:rPr>
              <w:t xml:space="preserve"> кто хочет путешевствовать тут нету разницы</w:t>
            </w:r>
          </w:p>
          <w:p w14:paraId="7D1FC712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14:paraId="6DB1DB9A" w14:textId="77777777" w:rsidR="007B4A70" w:rsidRPr="00A70EDE" w:rsidRDefault="00A70EDE">
      <w:pPr>
        <w:pBdr>
          <w:bottom w:val="single" w:sz="8" w:space="4" w:color="2E4057"/>
        </w:pBdr>
        <w:spacing w:before="400" w:after="160"/>
        <w:rPr>
          <w:color w:val="000000" w:themeColor="text1"/>
        </w:rPr>
      </w:pPr>
      <w:r w:rsidRPr="00A70EDE">
        <w:rPr>
          <w:b/>
          <w:bCs/>
          <w:color w:val="000000" w:themeColor="text1"/>
          <w:sz w:val="26"/>
          <w:szCs w:val="26"/>
        </w:rPr>
        <w:t>3. Основная задача приложения</w:t>
      </w:r>
    </w:p>
    <w:p w14:paraId="5B428699" w14:textId="77777777" w:rsidR="007B4A70" w:rsidRPr="00A70EDE" w:rsidRDefault="00A70EDE">
      <w:pPr>
        <w:spacing w:after="160"/>
        <w:rPr>
          <w:color w:val="000000" w:themeColor="text1"/>
        </w:rPr>
      </w:pPr>
      <w:r w:rsidRPr="00A70EDE">
        <w:rPr>
          <w:i/>
          <w:iCs/>
          <w:color w:val="000000" w:themeColor="text1"/>
          <w:sz w:val="20"/>
          <w:szCs w:val="20"/>
        </w:rPr>
        <w:t>Какую главную проблему пользователя решает приложение? Сформулируйте одной-двумя фразами.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0EDE" w:rsidRPr="00A70EDE" w14:paraId="20C10292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22328BE7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Основная задача:</w:t>
            </w:r>
          </w:p>
          <w:p w14:paraId="082DDB1D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623B91DE" w14:textId="17ADC450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  <w:r w:rsidR="001F15B4">
              <w:rPr>
                <w:color w:val="000000" w:themeColor="text1"/>
                <w:sz w:val="22"/>
                <w:szCs w:val="22"/>
              </w:rPr>
              <w:t xml:space="preserve">Заранее расписать в какой день какое </w:t>
            </w:r>
            <w:proofErr w:type="gramStart"/>
            <w:r w:rsidR="001F15B4">
              <w:rPr>
                <w:color w:val="000000" w:themeColor="text1"/>
                <w:sz w:val="22"/>
                <w:szCs w:val="22"/>
              </w:rPr>
              <w:t>событие</w:t>
            </w:r>
            <w:proofErr w:type="gramEnd"/>
            <w:r w:rsidR="001F15B4">
              <w:rPr>
                <w:color w:val="000000" w:themeColor="text1"/>
                <w:sz w:val="22"/>
                <w:szCs w:val="22"/>
              </w:rPr>
              <w:t xml:space="preserve"> когда и во сколько вылет </w:t>
            </w:r>
          </w:p>
          <w:p w14:paraId="2257E38B" w14:textId="6CF52A19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  <w:r w:rsidR="001F15B4">
              <w:rPr>
                <w:color w:val="000000" w:themeColor="text1"/>
                <w:sz w:val="22"/>
                <w:szCs w:val="22"/>
              </w:rPr>
              <w:t>То есть расписание что бы он нечего не забыл и не вспоминал долго</w:t>
            </w:r>
          </w:p>
        </w:tc>
      </w:tr>
    </w:tbl>
    <w:p w14:paraId="278C61EC" w14:textId="77777777" w:rsidR="007B4A70" w:rsidRPr="00A70EDE" w:rsidRDefault="00A70EDE">
      <w:pPr>
        <w:pBdr>
          <w:bottom w:val="single" w:sz="8" w:space="4" w:color="2E4057"/>
        </w:pBdr>
        <w:spacing w:before="400" w:after="160"/>
        <w:rPr>
          <w:color w:val="000000" w:themeColor="text1"/>
        </w:rPr>
      </w:pPr>
      <w:r w:rsidRPr="00A70EDE">
        <w:rPr>
          <w:b/>
          <w:bCs/>
          <w:color w:val="000000" w:themeColor="text1"/>
          <w:sz w:val="26"/>
          <w:szCs w:val="26"/>
        </w:rPr>
        <w:lastRenderedPageBreak/>
        <w:t>4. Основные функции (3–5)</w:t>
      </w:r>
    </w:p>
    <w:p w14:paraId="4F956E21" w14:textId="77777777" w:rsidR="007B4A70" w:rsidRPr="00A70EDE" w:rsidRDefault="00A70EDE">
      <w:pPr>
        <w:spacing w:after="160"/>
        <w:rPr>
          <w:color w:val="000000" w:themeColor="text1"/>
        </w:rPr>
      </w:pPr>
      <w:r w:rsidRPr="00A70EDE">
        <w:rPr>
          <w:i/>
          <w:iCs/>
          <w:color w:val="000000" w:themeColor="text1"/>
          <w:sz w:val="20"/>
          <w:szCs w:val="20"/>
        </w:rPr>
        <w:t>Перечислите ключевые функции приложения — без них MVP не имеет смысла.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0EDE" w:rsidRPr="00A70EDE" w14:paraId="04B1690A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32AEC833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1.</w:t>
            </w:r>
          </w:p>
          <w:p w14:paraId="764308B1" w14:textId="0C740310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  <w:r w:rsidR="001F15B4">
              <w:rPr>
                <w:color w:val="000000" w:themeColor="text1"/>
                <w:sz w:val="22"/>
                <w:szCs w:val="22"/>
              </w:rPr>
              <w:t>Запись вылета</w:t>
            </w:r>
          </w:p>
        </w:tc>
      </w:tr>
      <w:tr w:rsidR="00A70EDE" w:rsidRPr="00A70EDE" w14:paraId="1816211A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25174621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2.</w:t>
            </w:r>
          </w:p>
          <w:p w14:paraId="08EA1AE3" w14:textId="741D690F" w:rsidR="001F15B4" w:rsidRPr="001F15B4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  <w:sz w:val="22"/>
                <w:szCs w:val="22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  <w:r w:rsidR="001F15B4">
              <w:rPr>
                <w:color w:val="000000" w:themeColor="text1"/>
                <w:sz w:val="22"/>
                <w:szCs w:val="22"/>
              </w:rPr>
              <w:t>Запись планов на это путишествие</w:t>
            </w:r>
          </w:p>
        </w:tc>
      </w:tr>
      <w:tr w:rsidR="00A70EDE" w:rsidRPr="00A70EDE" w14:paraId="77D65D61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2400A37C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3.</w:t>
            </w:r>
          </w:p>
          <w:p w14:paraId="478C9900" w14:textId="6EFFF39E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  <w:r w:rsidR="001F15B4">
              <w:rPr>
                <w:color w:val="000000" w:themeColor="text1"/>
                <w:sz w:val="22"/>
                <w:szCs w:val="22"/>
              </w:rPr>
              <w:t xml:space="preserve">Уведомления о </w:t>
            </w:r>
            <w:proofErr w:type="gramStart"/>
            <w:r w:rsidR="001F15B4">
              <w:rPr>
                <w:color w:val="000000" w:themeColor="text1"/>
                <w:sz w:val="22"/>
                <w:szCs w:val="22"/>
              </w:rPr>
              <w:t>том</w:t>
            </w:r>
            <w:proofErr w:type="gramEnd"/>
            <w:r w:rsidR="001F15B4">
              <w:rPr>
                <w:color w:val="000000" w:themeColor="text1"/>
                <w:sz w:val="22"/>
                <w:szCs w:val="22"/>
              </w:rPr>
              <w:t xml:space="preserve"> когда во сколько произойдет событие</w:t>
            </w:r>
          </w:p>
        </w:tc>
      </w:tr>
      <w:tr w:rsidR="00A70EDE" w:rsidRPr="00A70EDE" w14:paraId="22B83E81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75C93DE8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4. (опционально)</w:t>
            </w:r>
          </w:p>
          <w:p w14:paraId="4458EE3C" w14:textId="1CE4E260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  <w:r w:rsidR="004F0219">
              <w:rPr>
                <w:color w:val="000000" w:themeColor="text1"/>
                <w:sz w:val="22"/>
                <w:szCs w:val="22"/>
              </w:rPr>
              <w:t>Функция приглашения в путешествие что бы люди видели план куда и что делать</w:t>
            </w:r>
          </w:p>
        </w:tc>
      </w:tr>
      <w:tr w:rsidR="00A70EDE" w:rsidRPr="00A70EDE" w14:paraId="078FCED4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11429204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5. (опционально)</w:t>
            </w:r>
          </w:p>
          <w:p w14:paraId="41E84AF1" w14:textId="46553843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  <w:r w:rsidR="00C60F23">
              <w:rPr>
                <w:color w:val="000000" w:themeColor="text1"/>
                <w:sz w:val="22"/>
                <w:szCs w:val="22"/>
              </w:rPr>
              <w:t>Возможности голосовать в команде что бы если там был выбор пойти через 1 маршрут или через 2</w:t>
            </w:r>
          </w:p>
        </w:tc>
      </w:tr>
    </w:tbl>
    <w:p w14:paraId="32FE553C" w14:textId="77777777" w:rsidR="007B4A70" w:rsidRPr="00A70EDE" w:rsidRDefault="00A70EDE">
      <w:pPr>
        <w:pBdr>
          <w:bottom w:val="single" w:sz="8" w:space="4" w:color="2E4057"/>
        </w:pBdr>
        <w:spacing w:before="400" w:after="160"/>
        <w:rPr>
          <w:color w:val="000000" w:themeColor="text1"/>
        </w:rPr>
      </w:pPr>
      <w:r w:rsidRPr="00A70EDE">
        <w:rPr>
          <w:b/>
          <w:bCs/>
          <w:color w:val="000000" w:themeColor="text1"/>
          <w:sz w:val="26"/>
          <w:szCs w:val="26"/>
        </w:rPr>
        <w:t>5. Пользовательские сценарии (2–3)</w:t>
      </w:r>
    </w:p>
    <w:p w14:paraId="6218BDCE" w14:textId="77777777" w:rsidR="007B4A70" w:rsidRPr="00A70EDE" w:rsidRDefault="00A70EDE">
      <w:pPr>
        <w:spacing w:after="160"/>
        <w:rPr>
          <w:color w:val="000000" w:themeColor="text1"/>
        </w:rPr>
      </w:pPr>
      <w:r w:rsidRPr="00A70EDE">
        <w:rPr>
          <w:i/>
          <w:iCs/>
          <w:color w:val="000000" w:themeColor="text1"/>
          <w:sz w:val="20"/>
          <w:szCs w:val="20"/>
        </w:rPr>
        <w:t>Опишите путь пользователя от начала до конца для 2–3 типичных ситуаций использования приложения.</w:t>
      </w:r>
    </w:p>
    <w:p w14:paraId="6A366DF6" w14:textId="77777777" w:rsidR="007B4A70" w:rsidRPr="00A70EDE" w:rsidRDefault="00A70EDE">
      <w:pPr>
        <w:spacing w:before="240" w:after="60"/>
        <w:rPr>
          <w:color w:val="000000" w:themeColor="text1"/>
        </w:rPr>
      </w:pPr>
      <w:r w:rsidRPr="00A70EDE">
        <w:rPr>
          <w:b/>
          <w:bCs/>
          <w:color w:val="000000" w:themeColor="text1"/>
        </w:rPr>
        <w:t>Сценарий 1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0EDE" w:rsidRPr="00A70EDE" w14:paraId="3B30A074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4525664F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Кто пользователь и какая у него цель:</w:t>
            </w:r>
          </w:p>
          <w:p w14:paraId="46D2CCC6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7CE375E4" w14:textId="77777777" w:rsidR="007B4A70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  <w:sz w:val="22"/>
                <w:szCs w:val="22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  <w:r w:rsidR="001F15B4">
              <w:rPr>
                <w:color w:val="000000" w:themeColor="text1"/>
                <w:sz w:val="22"/>
                <w:szCs w:val="22"/>
              </w:rPr>
              <w:t xml:space="preserve">Пользователь Андрей. 35 лет. Работает условно в айти. </w:t>
            </w:r>
          </w:p>
          <w:p w14:paraId="2006AD3C" w14:textId="032200A4" w:rsidR="001F15B4" w:rsidRPr="00A70EDE" w:rsidRDefault="001F15B4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Цель отдохнуть от рутины и спланировать поездку</w:t>
            </w:r>
          </w:p>
        </w:tc>
      </w:tr>
      <w:tr w:rsidR="00A70EDE" w:rsidRPr="00A70EDE" w14:paraId="524876AC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53884AD2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Шаги, которые он выполняет в приложении:</w:t>
            </w:r>
          </w:p>
          <w:p w14:paraId="2EAB3B79" w14:textId="72CF7E0C" w:rsidR="007B4A70" w:rsidRDefault="004F0219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1.</w:t>
            </w:r>
            <w:r w:rsidR="00A70EDE"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</w:rPr>
              <w:t>Планирует поездку</w:t>
            </w:r>
          </w:p>
          <w:p w14:paraId="7A155AFC" w14:textId="35BEF774" w:rsidR="007B4A70" w:rsidRPr="00A70EDE" w:rsidRDefault="004F0219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 Записывает события что хотел бы там сделать</w:t>
            </w:r>
          </w:p>
          <w:p w14:paraId="20506112" w14:textId="6F4AF599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  <w:r w:rsidR="004F0219">
              <w:rPr>
                <w:color w:val="000000" w:themeColor="text1"/>
                <w:sz w:val="22"/>
                <w:szCs w:val="22"/>
              </w:rPr>
              <w:t>3. отправляется в путешествие и смотрит в программе что и во сколько он хотел сделать.</w:t>
            </w:r>
          </w:p>
          <w:p w14:paraId="46A8BC31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A70EDE" w:rsidRPr="00A70EDE" w14:paraId="7621A045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40FD7A47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Результат (что пользователь получает в итоге):</w:t>
            </w:r>
          </w:p>
          <w:p w14:paraId="5748CECF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1F32ACF3" w14:textId="608DEBD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  <w:r w:rsidR="004F0219">
              <w:rPr>
                <w:color w:val="000000" w:themeColor="text1"/>
                <w:sz w:val="22"/>
                <w:szCs w:val="22"/>
              </w:rPr>
              <w:t xml:space="preserve">Хорошо спланированую поездку и он не забудет сделать </w:t>
            </w:r>
            <w:proofErr w:type="gramStart"/>
            <w:r w:rsidR="004F0219">
              <w:rPr>
                <w:color w:val="000000" w:themeColor="text1"/>
                <w:sz w:val="22"/>
                <w:szCs w:val="22"/>
              </w:rPr>
              <w:t>что то</w:t>
            </w:r>
            <w:proofErr w:type="gramEnd"/>
          </w:p>
        </w:tc>
      </w:tr>
    </w:tbl>
    <w:p w14:paraId="030E678A" w14:textId="77777777" w:rsidR="007B4A70" w:rsidRPr="00A70EDE" w:rsidRDefault="00A70EDE">
      <w:pPr>
        <w:spacing w:before="240" w:after="60"/>
        <w:rPr>
          <w:color w:val="000000" w:themeColor="text1"/>
        </w:rPr>
      </w:pPr>
      <w:r w:rsidRPr="00A70EDE">
        <w:rPr>
          <w:b/>
          <w:bCs/>
          <w:color w:val="000000" w:themeColor="text1"/>
        </w:rPr>
        <w:t>Сценарий 2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0EDE" w:rsidRPr="00A70EDE" w14:paraId="0B0E8E0B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5AA6BEF8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Кто пользователь и какая у него цель:</w:t>
            </w:r>
          </w:p>
          <w:p w14:paraId="49F925E2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762F2E42" w14:textId="0E0ED7CC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  <w:r w:rsidR="00C60F23">
              <w:rPr>
                <w:color w:val="000000" w:themeColor="text1"/>
                <w:sz w:val="22"/>
                <w:szCs w:val="22"/>
              </w:rPr>
              <w:t xml:space="preserve">Пользователь Грегорий. Он устраивает туры </w:t>
            </w:r>
          </w:p>
        </w:tc>
      </w:tr>
      <w:tr w:rsidR="00A70EDE" w:rsidRPr="00A70EDE" w14:paraId="32F68A84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486BFD69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Шаги, которые он выполняет в приложении:</w:t>
            </w:r>
          </w:p>
          <w:p w14:paraId="71E56E92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09CFD78B" w14:textId="05BBF543" w:rsidR="007B4A70" w:rsidRDefault="00C60F23" w:rsidP="00C60F23">
            <w:pPr>
              <w:pStyle w:val="a4"/>
              <w:numPr>
                <w:ilvl w:val="0"/>
                <w:numId w:val="2"/>
              </w:num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Планирует тур </w:t>
            </w:r>
          </w:p>
          <w:p w14:paraId="16BCC88F" w14:textId="0314DE17" w:rsidR="00C60F23" w:rsidRDefault="00C60F23" w:rsidP="00C60F23">
            <w:pPr>
              <w:pStyle w:val="a4"/>
              <w:numPr>
                <w:ilvl w:val="0"/>
                <w:numId w:val="2"/>
              </w:num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Приглашает в него </w:t>
            </w:r>
            <w:proofErr w:type="gramStart"/>
            <w:r>
              <w:rPr>
                <w:color w:val="000000" w:themeColor="text1"/>
              </w:rPr>
              <w:t>людей</w:t>
            </w:r>
            <w:proofErr w:type="gramEnd"/>
            <w:r>
              <w:rPr>
                <w:color w:val="000000" w:themeColor="text1"/>
              </w:rPr>
              <w:t xml:space="preserve"> которые купили у него тур</w:t>
            </w:r>
          </w:p>
          <w:p w14:paraId="5298C90F" w14:textId="1B4A30E0" w:rsidR="00C60F23" w:rsidRPr="00C60F23" w:rsidRDefault="00C60F23" w:rsidP="00C60F23">
            <w:pPr>
              <w:pStyle w:val="a4"/>
              <w:numPr>
                <w:ilvl w:val="0"/>
                <w:numId w:val="2"/>
              </w:num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Возможно</w:t>
            </w:r>
            <w:proofErr w:type="gramEnd"/>
            <w:r>
              <w:rPr>
                <w:color w:val="000000" w:themeColor="text1"/>
              </w:rPr>
              <w:t xml:space="preserve"> делает голосование для каких то выборов по типу куда пойти кушать или по какой тропе идти </w:t>
            </w:r>
          </w:p>
          <w:p w14:paraId="058CB6C2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024BD9FE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A70EDE" w:rsidRPr="00A70EDE" w14:paraId="3E2D67C6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372CA7FF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Результат (что пользователь получает в итоге):</w:t>
            </w:r>
          </w:p>
          <w:p w14:paraId="4735BB67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181A2E5C" w14:textId="77777777" w:rsidR="007B4A70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  <w:sz w:val="22"/>
                <w:szCs w:val="22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 w:rsidR="00C60F23">
              <w:rPr>
                <w:color w:val="000000" w:themeColor="text1"/>
                <w:sz w:val="22"/>
                <w:szCs w:val="22"/>
              </w:rPr>
              <w:t>Он Избавляется</w:t>
            </w:r>
            <w:proofErr w:type="gramEnd"/>
            <w:r w:rsidR="00C60F23">
              <w:rPr>
                <w:color w:val="000000" w:themeColor="text1"/>
                <w:sz w:val="22"/>
                <w:szCs w:val="22"/>
              </w:rPr>
              <w:t xml:space="preserve"> от постоянных вопросов а куда идём а как долго ещё идти.  Или вопрос что дальше делать. Сколько мы будем находиться и так далее</w:t>
            </w:r>
          </w:p>
          <w:p w14:paraId="7363291E" w14:textId="2B69E245" w:rsidR="00C60F23" w:rsidRPr="00A70EDE" w:rsidRDefault="00C60F23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</w:p>
        </w:tc>
      </w:tr>
    </w:tbl>
    <w:p w14:paraId="6EF2E4C7" w14:textId="77777777" w:rsidR="007B4A70" w:rsidRPr="00A70EDE" w:rsidRDefault="007B4A70">
      <w:pPr>
        <w:pageBreakBefore/>
        <w:rPr>
          <w:color w:val="000000" w:themeColor="text1"/>
        </w:rPr>
      </w:pPr>
    </w:p>
    <w:p w14:paraId="773F9BED" w14:textId="77777777" w:rsidR="007B4A70" w:rsidRPr="00A70EDE" w:rsidRDefault="00A70EDE">
      <w:pPr>
        <w:spacing w:after="60"/>
        <w:rPr>
          <w:color w:val="000000" w:themeColor="text1"/>
        </w:rPr>
      </w:pPr>
      <w:r w:rsidRPr="00A70EDE">
        <w:rPr>
          <w:b/>
          <w:bCs/>
          <w:color w:val="000000" w:themeColor="text1"/>
        </w:rPr>
        <w:t>Сценарий 3 (опционально)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0EDE" w:rsidRPr="00A70EDE" w14:paraId="5CF0C0CC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5E4DDA31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Кто пользователь и какая у него цель:</w:t>
            </w:r>
          </w:p>
          <w:p w14:paraId="6BB876D2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1EB33B25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A70EDE" w:rsidRPr="00A70EDE" w14:paraId="14271B1F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1B214175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Шаги, которые он выполняет в приложении:</w:t>
            </w:r>
          </w:p>
          <w:p w14:paraId="65D8D5D5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4A902C49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17FFD98B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4D4967FC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A70EDE" w:rsidRPr="00A70EDE" w14:paraId="47844EC5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3B482F4E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Результат (что пользователь получает в итоге):</w:t>
            </w:r>
          </w:p>
          <w:p w14:paraId="5B4BA245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7F9D1039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14:paraId="39CEC358" w14:textId="77777777" w:rsidR="007B4A70" w:rsidRPr="00A70EDE" w:rsidRDefault="00A70EDE">
      <w:pPr>
        <w:pBdr>
          <w:bottom w:val="single" w:sz="8" w:space="4" w:color="2E4057"/>
        </w:pBdr>
        <w:spacing w:before="400" w:after="160"/>
        <w:rPr>
          <w:color w:val="000000" w:themeColor="text1"/>
        </w:rPr>
      </w:pPr>
      <w:r w:rsidRPr="00A70EDE">
        <w:rPr>
          <w:b/>
          <w:bCs/>
          <w:color w:val="000000" w:themeColor="text1"/>
          <w:sz w:val="26"/>
          <w:szCs w:val="26"/>
        </w:rPr>
        <w:t>6. Основные страницы приложения</w:t>
      </w:r>
    </w:p>
    <w:p w14:paraId="4C28D066" w14:textId="77777777" w:rsidR="007B4A70" w:rsidRPr="00A70EDE" w:rsidRDefault="00A70EDE">
      <w:pPr>
        <w:spacing w:after="160"/>
        <w:rPr>
          <w:color w:val="000000" w:themeColor="text1"/>
        </w:rPr>
      </w:pPr>
      <w:r w:rsidRPr="00A70EDE">
        <w:rPr>
          <w:i/>
          <w:iCs/>
          <w:color w:val="000000" w:themeColor="text1"/>
          <w:sz w:val="20"/>
          <w:szCs w:val="20"/>
        </w:rPr>
        <w:t>Перечислите экраны/страницы приложения и кратко — что на них происходит.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0EDE" w:rsidRPr="00A70EDE" w14:paraId="7DEEE2E1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54CFB331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Страница 1 — название и назначение:</w:t>
            </w:r>
          </w:p>
          <w:p w14:paraId="3F1A4C59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6EEFBB3C" w14:textId="0FE9A595" w:rsidR="007B4A70" w:rsidRPr="00DA158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  <w:lang w:val="en-US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  <w:r w:rsidR="00DA158E">
              <w:rPr>
                <w:color w:val="000000" w:themeColor="text1"/>
                <w:sz w:val="22"/>
                <w:szCs w:val="22"/>
              </w:rPr>
              <w:t xml:space="preserve">Страница </w:t>
            </w:r>
            <w:ins w:id="0" w:author="ITSTART" w:date="2026-09-17T15:54:00Z">
              <w:r w:rsidR="00DA158E">
                <w:rPr>
                  <w:color w:val="000000" w:themeColor="text1"/>
                  <w:sz w:val="22"/>
                  <w:szCs w:val="22"/>
                </w:rPr>
                <w:t>регистрации и логина</w:t>
              </w:r>
            </w:ins>
          </w:p>
        </w:tc>
      </w:tr>
      <w:tr w:rsidR="00A70EDE" w:rsidRPr="00A70EDE" w14:paraId="2133A2C7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5082DC21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Страница 2 — название и назначение:</w:t>
            </w:r>
          </w:p>
          <w:p w14:paraId="4743CAB6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0EC4711A" w14:textId="63FA0D6C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  <w:ins w:id="1" w:author="ITSTART" w:date="2026-09-17T15:55:00Z">
              <w:r w:rsidR="00DA158E">
                <w:rPr>
                  <w:color w:val="000000" w:themeColor="text1"/>
                  <w:sz w:val="22"/>
                  <w:szCs w:val="22"/>
                </w:rPr>
                <w:t>Страница планирования путешествия</w:t>
              </w:r>
            </w:ins>
          </w:p>
        </w:tc>
      </w:tr>
      <w:tr w:rsidR="00A70EDE" w:rsidRPr="00A70EDE" w14:paraId="405D62DF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54F865D6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Страница 3 — название и назначение:</w:t>
            </w:r>
          </w:p>
          <w:p w14:paraId="5867AFC3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1CCEB0B2" w14:textId="576D1B33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  <w:ins w:id="2" w:author="ITSTART" w:date="2026-09-17T15:55:00Z">
              <w:r w:rsidR="00DA158E">
                <w:rPr>
                  <w:color w:val="000000" w:themeColor="text1"/>
                  <w:sz w:val="22"/>
                  <w:szCs w:val="22"/>
                </w:rPr>
                <w:t>Страница со списком пут</w:t>
              </w:r>
            </w:ins>
            <w:ins w:id="3" w:author="ITSTART" w:date="2026-09-17T15:56:00Z">
              <w:r w:rsidR="00DA158E">
                <w:rPr>
                  <w:color w:val="000000" w:themeColor="text1"/>
                  <w:sz w:val="22"/>
                  <w:szCs w:val="22"/>
                </w:rPr>
                <w:t>ешествий и историей</w:t>
              </w:r>
            </w:ins>
          </w:p>
        </w:tc>
      </w:tr>
      <w:tr w:rsidR="00A70EDE" w:rsidRPr="00A70EDE" w14:paraId="27538A7D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59A6E66B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Страница 4 (опционально):</w:t>
            </w:r>
          </w:p>
          <w:p w14:paraId="72E275CD" w14:textId="7E053990" w:rsidR="007B4A70" w:rsidRPr="00DA158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  <w:lang w:val="en-US"/>
                <w:rPrChange w:id="4" w:author="ITSTART" w:date="2026-09-17T15:57:00Z">
                  <w:rPr>
                    <w:color w:val="000000" w:themeColor="text1"/>
                  </w:rPr>
                </w:rPrChange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  <w:ins w:id="5" w:author="ITSTART" w:date="2026-09-17T15:56:00Z">
              <w:r w:rsidR="00DA158E">
                <w:rPr>
                  <w:color w:val="000000" w:themeColor="text1"/>
                  <w:sz w:val="22"/>
                  <w:szCs w:val="22"/>
                </w:rPr>
                <w:t>Страница для приглашения людей в тур</w:t>
              </w:r>
            </w:ins>
          </w:p>
          <w:p w14:paraId="74CE3EFE" w14:textId="77777777" w:rsidR="007B4A70" w:rsidRPr="00A70EDE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lastRenderedPageBreak/>
              <w:t xml:space="preserve"> </w:t>
            </w:r>
          </w:p>
        </w:tc>
      </w:tr>
    </w:tbl>
    <w:p w14:paraId="4AF4ACC2" w14:textId="77777777" w:rsidR="007B4A70" w:rsidRPr="00A70EDE" w:rsidRDefault="00A70EDE">
      <w:pPr>
        <w:pBdr>
          <w:bottom w:val="single" w:sz="8" w:space="4" w:color="2E4057"/>
        </w:pBdr>
        <w:spacing w:before="400" w:after="160"/>
        <w:rPr>
          <w:color w:val="000000" w:themeColor="text1"/>
        </w:rPr>
      </w:pPr>
      <w:r w:rsidRPr="00A70EDE">
        <w:rPr>
          <w:b/>
          <w:bCs/>
          <w:color w:val="000000" w:themeColor="text1"/>
          <w:sz w:val="26"/>
          <w:szCs w:val="26"/>
        </w:rPr>
        <w:lastRenderedPageBreak/>
        <w:t>7–9. Техническая настройка проекта</w:t>
      </w:r>
    </w:p>
    <w:p w14:paraId="27947607" w14:textId="77777777" w:rsidR="007B4A70" w:rsidRPr="00A70EDE" w:rsidRDefault="00A70EDE">
      <w:pPr>
        <w:spacing w:after="160"/>
        <w:rPr>
          <w:color w:val="000000" w:themeColor="text1"/>
        </w:rPr>
      </w:pPr>
      <w:r w:rsidRPr="00A70EDE">
        <w:rPr>
          <w:i/>
          <w:iCs/>
          <w:color w:val="000000" w:themeColor="text1"/>
          <w:sz w:val="20"/>
          <w:szCs w:val="20"/>
        </w:rPr>
        <w:t>Отметьте выполненные шаги. Впишите ссылку на репозиторий, когда он будет создан.</w:t>
      </w:r>
    </w:p>
    <w:p w14:paraId="0580C56F" w14:textId="77777777" w:rsidR="007B4A70" w:rsidRPr="00A70EDE" w:rsidRDefault="00A70EDE">
      <w:pPr>
        <w:spacing w:before="120" w:after="80"/>
        <w:rPr>
          <w:color w:val="000000" w:themeColor="text1"/>
        </w:rPr>
      </w:pPr>
      <w:r w:rsidRPr="00A70EDE">
        <w:rPr>
          <w:b/>
          <w:bCs/>
          <w:color w:val="000000" w:themeColor="text1"/>
        </w:rPr>
        <w:t>7. Создание React-проекта</w:t>
      </w:r>
    </w:p>
    <w:p w14:paraId="3822F377" w14:textId="6DBB0B36" w:rsidR="007B4A70" w:rsidRPr="00A70EDE" w:rsidRDefault="00B35B0C">
      <w:pPr>
        <w:spacing w:after="100"/>
        <w:ind w:left="260"/>
        <w:rPr>
          <w:color w:val="000000" w:themeColor="text1"/>
        </w:rPr>
      </w:pPr>
      <w:ins w:id="6" w:author="ITSTART" w:date="2026-09-17T15:58:00Z">
        <w:r>
          <w:rPr>
            <w:color w:val="000000" w:themeColor="text1"/>
            <w:sz w:val="24"/>
            <w:szCs w:val="24"/>
          </w:rPr>
          <w:t xml:space="preserve">Да </w:t>
        </w:r>
      </w:ins>
      <w:del w:id="7" w:author="ITSTART" w:date="2026-09-17T15:58:00Z">
        <w:r w:rsidR="00A70EDE" w:rsidRPr="00A70EDE" w:rsidDel="00B35B0C">
          <w:rPr>
            <w:color w:val="000000" w:themeColor="text1"/>
            <w:sz w:val="24"/>
            <w:szCs w:val="24"/>
          </w:rPr>
          <w:delText xml:space="preserve">☐  </w:delText>
        </w:r>
        <w:r w:rsidR="00A70EDE" w:rsidRPr="00A70EDE" w:rsidDel="00B35B0C">
          <w:rPr>
            <w:color w:val="000000" w:themeColor="text1"/>
          </w:rPr>
          <w:delText>Установлен</w:delText>
        </w:r>
      </w:del>
      <w:ins w:id="8" w:author="ITSTART" w:date="2026-09-17T15:58:00Z">
        <w:r w:rsidRPr="00A70EDE">
          <w:rPr>
            <w:rFonts w:ascii="Segoe UI Symbol" w:hAnsi="Segoe UI Symbol" w:cs="Segoe UI Symbol"/>
            <w:color w:val="000000" w:themeColor="text1"/>
            <w:sz w:val="24"/>
            <w:szCs w:val="24"/>
          </w:rPr>
          <w:t>☐</w:t>
        </w:r>
        <w:r w:rsidRPr="00A70EDE">
          <w:rPr>
            <w:color w:val="000000" w:themeColor="text1"/>
            <w:sz w:val="24"/>
            <w:szCs w:val="24"/>
          </w:rPr>
          <w:t xml:space="preserve"> Установлен</w:t>
        </w:r>
      </w:ins>
      <w:r w:rsidR="00A70EDE" w:rsidRPr="00A70EDE">
        <w:rPr>
          <w:color w:val="000000" w:themeColor="text1"/>
        </w:rPr>
        <w:t xml:space="preserve"> Node.js и npm</w:t>
      </w:r>
    </w:p>
    <w:p w14:paraId="2FE2E24A" w14:textId="706B97E7" w:rsidR="007B4A70" w:rsidRPr="00A70EDE" w:rsidRDefault="00B35B0C">
      <w:pPr>
        <w:spacing w:after="100"/>
        <w:ind w:left="260"/>
        <w:rPr>
          <w:color w:val="000000" w:themeColor="text1"/>
        </w:rPr>
      </w:pPr>
      <w:ins w:id="9" w:author="ITSTART" w:date="2026-09-17T16:00:00Z">
        <w:r>
          <w:rPr>
            <w:color w:val="000000" w:themeColor="text1"/>
            <w:sz w:val="24"/>
            <w:szCs w:val="24"/>
          </w:rPr>
          <w:t xml:space="preserve">Да </w:t>
        </w:r>
      </w:ins>
      <w:proofErr w:type="gramStart"/>
      <w:r w:rsidR="00A70EDE" w:rsidRPr="00A70EDE">
        <w:rPr>
          <w:color w:val="000000" w:themeColor="text1"/>
          <w:sz w:val="24"/>
          <w:szCs w:val="24"/>
        </w:rPr>
        <w:t xml:space="preserve">☐  </w:t>
      </w:r>
      <w:r w:rsidR="00A70EDE" w:rsidRPr="00A70EDE">
        <w:rPr>
          <w:color w:val="000000" w:themeColor="text1"/>
        </w:rPr>
        <w:t>Проект</w:t>
      </w:r>
      <w:proofErr w:type="gramEnd"/>
      <w:r w:rsidR="00A70EDE" w:rsidRPr="00A70EDE">
        <w:rPr>
          <w:color w:val="000000" w:themeColor="text1"/>
        </w:rPr>
        <w:t xml:space="preserve"> создан (например: npm create vite@latest, или create-react-app)</w:t>
      </w:r>
    </w:p>
    <w:p w14:paraId="2E10045B" w14:textId="218DC194" w:rsidR="007B4A70" w:rsidRPr="00A70EDE" w:rsidRDefault="00B35B0C">
      <w:pPr>
        <w:spacing w:after="100"/>
        <w:ind w:left="260"/>
        <w:rPr>
          <w:color w:val="000000" w:themeColor="text1"/>
        </w:rPr>
      </w:pPr>
      <w:ins w:id="10" w:author="ITSTART" w:date="2026-09-17T16:00:00Z">
        <w:r>
          <w:rPr>
            <w:color w:val="000000" w:themeColor="text1"/>
            <w:sz w:val="24"/>
            <w:szCs w:val="24"/>
          </w:rPr>
          <w:t xml:space="preserve">Да </w:t>
        </w:r>
      </w:ins>
      <w:proofErr w:type="gramStart"/>
      <w:r w:rsidR="00A70EDE" w:rsidRPr="00A70EDE">
        <w:rPr>
          <w:color w:val="000000" w:themeColor="text1"/>
          <w:sz w:val="24"/>
          <w:szCs w:val="24"/>
        </w:rPr>
        <w:t xml:space="preserve">☐  </w:t>
      </w:r>
      <w:r w:rsidR="00A70EDE" w:rsidRPr="00A70EDE">
        <w:rPr>
          <w:color w:val="000000" w:themeColor="text1"/>
        </w:rPr>
        <w:t>Проект</w:t>
      </w:r>
      <w:proofErr w:type="gramEnd"/>
      <w:r w:rsidR="00A70EDE" w:rsidRPr="00A70EDE">
        <w:rPr>
          <w:color w:val="000000" w:themeColor="text1"/>
        </w:rPr>
        <w:t xml:space="preserve"> запускается локально без ошибок (npm run dev / npm start)</w:t>
      </w:r>
    </w:p>
    <w:p w14:paraId="3783D7DF" w14:textId="77777777" w:rsidR="007B4A70" w:rsidRPr="00A70EDE" w:rsidRDefault="00A70EDE">
      <w:pPr>
        <w:spacing w:before="200" w:after="80"/>
        <w:rPr>
          <w:color w:val="000000" w:themeColor="text1"/>
        </w:rPr>
      </w:pPr>
      <w:r w:rsidRPr="00A70EDE">
        <w:rPr>
          <w:b/>
          <w:bCs/>
          <w:color w:val="000000" w:themeColor="text1"/>
        </w:rPr>
        <w:t>8. Создание GitHub-репозитория</w:t>
      </w:r>
    </w:p>
    <w:p w14:paraId="57FD646C" w14:textId="2541878E" w:rsidR="007B4A70" w:rsidRPr="00A70EDE" w:rsidRDefault="00B35B0C">
      <w:pPr>
        <w:spacing w:after="100"/>
        <w:ind w:left="260"/>
        <w:rPr>
          <w:color w:val="000000" w:themeColor="text1"/>
        </w:rPr>
      </w:pPr>
      <w:ins w:id="11" w:author="ITSTART" w:date="2026-09-17T16:00:00Z">
        <w:r>
          <w:rPr>
            <w:color w:val="000000" w:themeColor="text1"/>
            <w:sz w:val="24"/>
            <w:szCs w:val="24"/>
          </w:rPr>
          <w:t>Да</w:t>
        </w:r>
      </w:ins>
      <w:proofErr w:type="gramStart"/>
      <w:r w:rsidR="00A70EDE" w:rsidRPr="00A70EDE">
        <w:rPr>
          <w:color w:val="000000" w:themeColor="text1"/>
          <w:sz w:val="24"/>
          <w:szCs w:val="24"/>
        </w:rPr>
        <w:t xml:space="preserve">☐  </w:t>
      </w:r>
      <w:r w:rsidR="00A70EDE" w:rsidRPr="00A70EDE">
        <w:rPr>
          <w:color w:val="000000" w:themeColor="text1"/>
        </w:rPr>
        <w:t>Создан</w:t>
      </w:r>
      <w:proofErr w:type="gramEnd"/>
      <w:r w:rsidR="00A70EDE" w:rsidRPr="00A70EDE">
        <w:rPr>
          <w:color w:val="000000" w:themeColor="text1"/>
        </w:rPr>
        <w:t xml:space="preserve"> аккаунт на GitHub</w:t>
      </w:r>
    </w:p>
    <w:p w14:paraId="2F0257FB" w14:textId="14931F55" w:rsidR="007B4A70" w:rsidRPr="00A70EDE" w:rsidRDefault="00B35B0C">
      <w:pPr>
        <w:spacing w:after="100"/>
        <w:ind w:left="260"/>
        <w:rPr>
          <w:color w:val="000000" w:themeColor="text1"/>
        </w:rPr>
      </w:pPr>
      <w:ins w:id="12" w:author="ITSTART" w:date="2026-09-17T16:00:00Z">
        <w:r>
          <w:rPr>
            <w:color w:val="000000" w:themeColor="text1"/>
            <w:sz w:val="24"/>
            <w:szCs w:val="24"/>
          </w:rPr>
          <w:t xml:space="preserve">Да </w:t>
        </w:r>
      </w:ins>
      <w:proofErr w:type="gramStart"/>
      <w:r w:rsidR="00A70EDE" w:rsidRPr="00A70EDE">
        <w:rPr>
          <w:color w:val="000000" w:themeColor="text1"/>
          <w:sz w:val="24"/>
          <w:szCs w:val="24"/>
        </w:rPr>
        <w:t xml:space="preserve">☐  </w:t>
      </w:r>
      <w:r w:rsidR="00A70EDE" w:rsidRPr="00A70EDE">
        <w:rPr>
          <w:color w:val="000000" w:themeColor="text1"/>
        </w:rPr>
        <w:t>Создан</w:t>
      </w:r>
      <w:proofErr w:type="gramEnd"/>
      <w:r w:rsidR="00A70EDE" w:rsidRPr="00A70EDE">
        <w:rPr>
          <w:color w:val="000000" w:themeColor="text1"/>
        </w:rPr>
        <w:t xml:space="preserve"> новый репозиторий для проекта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0EDE" w:rsidRPr="00A70EDE" w14:paraId="5453972F" w14:textId="77777777">
        <w:tc>
          <w:tcPr>
            <w:tcW w:w="9360" w:type="dxa"/>
            <w:tcMar>
              <w:top w:w="60" w:type="dxa"/>
              <w:left w:w="0" w:type="dxa"/>
              <w:bottom w:w="120" w:type="dxa"/>
              <w:right w:w="0" w:type="dxa"/>
            </w:tcMar>
          </w:tcPr>
          <w:p w14:paraId="07F5FC5F" w14:textId="77777777" w:rsidR="007B4A70" w:rsidRPr="00A70EDE" w:rsidRDefault="00A70EDE">
            <w:pPr>
              <w:spacing w:after="80"/>
              <w:rPr>
                <w:color w:val="000000" w:themeColor="text1"/>
              </w:rPr>
            </w:pPr>
            <w:r w:rsidRPr="00A70EDE">
              <w:rPr>
                <w:b/>
                <w:bCs/>
                <w:color w:val="000000" w:themeColor="text1"/>
                <w:sz w:val="20"/>
                <w:szCs w:val="20"/>
              </w:rPr>
              <w:t>Ссылка на репозиторий (URL):</w:t>
            </w:r>
          </w:p>
          <w:p w14:paraId="02DF873B" w14:textId="77777777" w:rsidR="007B4A70" w:rsidRPr="00B35B0C" w:rsidRDefault="00A70EDE">
            <w:pPr>
              <w:pBdr>
                <w:bottom w:val="single" w:sz="4" w:space="1" w:color="999999"/>
              </w:pBdr>
              <w:spacing w:after="220"/>
              <w:rPr>
                <w:color w:val="000000" w:themeColor="text1"/>
                <w:lang w:val="en-US"/>
                <w:rPrChange w:id="13" w:author="ITSTART" w:date="2026-09-17T16:00:00Z">
                  <w:rPr>
                    <w:color w:val="000000" w:themeColor="text1"/>
                  </w:rPr>
                </w:rPrChange>
              </w:rPr>
            </w:pPr>
            <w:r w:rsidRPr="00A70EDE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14:paraId="25DBBB1F" w14:textId="77777777" w:rsidR="007B4A70" w:rsidRPr="00A70EDE" w:rsidRDefault="00A70EDE">
      <w:pPr>
        <w:spacing w:before="200" w:after="80"/>
        <w:rPr>
          <w:color w:val="000000" w:themeColor="text1"/>
        </w:rPr>
      </w:pPr>
      <w:r w:rsidRPr="00A70EDE">
        <w:rPr>
          <w:b/>
          <w:bCs/>
          <w:color w:val="000000" w:themeColor="text1"/>
        </w:rPr>
        <w:t>9. Первый commit и push</w:t>
      </w:r>
    </w:p>
    <w:p w14:paraId="79A664F5" w14:textId="6BED5BCF" w:rsidR="007B4A70" w:rsidRPr="00A70EDE" w:rsidRDefault="00EA7026">
      <w:pPr>
        <w:spacing w:after="100"/>
        <w:ind w:left="260"/>
        <w:rPr>
          <w:color w:val="000000" w:themeColor="text1"/>
        </w:rPr>
      </w:pPr>
      <w:ins w:id="14" w:author="ITSTART" w:date="2026-09-17T16:03:00Z">
        <w:r>
          <w:rPr>
            <w:color w:val="000000" w:themeColor="text1"/>
            <w:sz w:val="24"/>
            <w:szCs w:val="24"/>
          </w:rPr>
          <w:t>да</w:t>
        </w:r>
      </w:ins>
      <w:proofErr w:type="gramStart"/>
      <w:r w:rsidR="00A70EDE" w:rsidRPr="00A70EDE">
        <w:rPr>
          <w:color w:val="000000" w:themeColor="text1"/>
          <w:sz w:val="24"/>
          <w:szCs w:val="24"/>
        </w:rPr>
        <w:t xml:space="preserve">☐  </w:t>
      </w:r>
      <w:r w:rsidR="00A70EDE" w:rsidRPr="00A70EDE">
        <w:rPr>
          <w:color w:val="000000" w:themeColor="text1"/>
        </w:rPr>
        <w:t>Выполнен</w:t>
      </w:r>
      <w:proofErr w:type="gramEnd"/>
      <w:r w:rsidR="00A70EDE" w:rsidRPr="00A70EDE">
        <w:rPr>
          <w:color w:val="000000" w:themeColor="text1"/>
        </w:rPr>
        <w:t xml:space="preserve"> git init (если репозиторий создавался локально)</w:t>
      </w:r>
    </w:p>
    <w:p w14:paraId="7F7BFCE4" w14:textId="3502B79F" w:rsidR="007B4A70" w:rsidRPr="00A70EDE" w:rsidRDefault="00EA7026">
      <w:pPr>
        <w:spacing w:after="100"/>
        <w:ind w:left="260"/>
        <w:rPr>
          <w:color w:val="000000" w:themeColor="text1"/>
        </w:rPr>
      </w:pPr>
      <w:ins w:id="15" w:author="ITSTART" w:date="2026-09-17T16:03:00Z">
        <w:r>
          <w:rPr>
            <w:color w:val="000000" w:themeColor="text1"/>
            <w:sz w:val="24"/>
            <w:szCs w:val="24"/>
          </w:rPr>
          <w:t xml:space="preserve">да </w:t>
        </w:r>
      </w:ins>
      <w:proofErr w:type="gramStart"/>
      <w:r w:rsidR="00A70EDE" w:rsidRPr="00A70EDE">
        <w:rPr>
          <w:color w:val="000000" w:themeColor="text1"/>
          <w:sz w:val="24"/>
          <w:szCs w:val="24"/>
        </w:rPr>
        <w:t xml:space="preserve">☐  </w:t>
      </w:r>
      <w:r w:rsidR="00A70EDE" w:rsidRPr="00A70EDE">
        <w:rPr>
          <w:color w:val="000000" w:themeColor="text1"/>
        </w:rPr>
        <w:t>Добавлен</w:t>
      </w:r>
      <w:proofErr w:type="gramEnd"/>
      <w:r w:rsidR="00A70EDE" w:rsidRPr="00A70EDE">
        <w:rPr>
          <w:color w:val="000000" w:themeColor="text1"/>
        </w:rPr>
        <w:t xml:space="preserve"> файл .gitignore (исключает node_modules и т.д.)</w:t>
      </w:r>
    </w:p>
    <w:p w14:paraId="52A1BAA0" w14:textId="6CA5A92E" w:rsidR="007B4A70" w:rsidRPr="00A70EDE" w:rsidRDefault="00EA7026">
      <w:pPr>
        <w:spacing w:after="100"/>
        <w:ind w:left="260"/>
        <w:rPr>
          <w:color w:val="000000" w:themeColor="text1"/>
          <w:lang w:val="en-US"/>
        </w:rPr>
      </w:pPr>
      <w:ins w:id="16" w:author="ITSTART" w:date="2026-09-17T16:03:00Z">
        <w:r>
          <w:rPr>
            <w:color w:val="000000" w:themeColor="text1"/>
            <w:sz w:val="24"/>
            <w:szCs w:val="24"/>
          </w:rPr>
          <w:t>да</w:t>
        </w:r>
        <w:r w:rsidRPr="00EA7026">
          <w:rPr>
            <w:color w:val="000000" w:themeColor="text1"/>
            <w:sz w:val="24"/>
            <w:szCs w:val="24"/>
            <w:lang w:val="en-US"/>
            <w:rPrChange w:id="17" w:author="ITSTART" w:date="2026-09-17T16:03:00Z">
              <w:rPr>
                <w:color w:val="000000" w:themeColor="text1"/>
                <w:sz w:val="24"/>
                <w:szCs w:val="24"/>
              </w:rPr>
            </w:rPrChange>
          </w:rPr>
          <w:t xml:space="preserve"> </w:t>
        </w:r>
      </w:ins>
      <w:proofErr w:type="gramStart"/>
      <w:r w:rsidR="00A70EDE" w:rsidRPr="00A70EDE">
        <w:rPr>
          <w:color w:val="000000" w:themeColor="text1"/>
          <w:sz w:val="24"/>
          <w:szCs w:val="24"/>
          <w:lang w:val="en-US"/>
        </w:rPr>
        <w:t xml:space="preserve">☐  </w:t>
      </w:r>
      <w:r w:rsidR="00A70EDE" w:rsidRPr="00A70EDE">
        <w:rPr>
          <w:color w:val="000000" w:themeColor="text1"/>
        </w:rPr>
        <w:t>Выполнен</w:t>
      </w:r>
      <w:proofErr w:type="gramEnd"/>
      <w:r w:rsidR="00A70EDE" w:rsidRPr="00A70EDE">
        <w:rPr>
          <w:color w:val="000000" w:themeColor="text1"/>
          <w:lang w:val="en-US"/>
        </w:rPr>
        <w:t xml:space="preserve"> git add .</w:t>
      </w:r>
    </w:p>
    <w:p w14:paraId="21817973" w14:textId="42D60150" w:rsidR="007B4A70" w:rsidRPr="00A70EDE" w:rsidRDefault="00EA7026">
      <w:pPr>
        <w:spacing w:after="100"/>
        <w:ind w:left="260"/>
        <w:rPr>
          <w:color w:val="000000" w:themeColor="text1"/>
          <w:lang w:val="en-US"/>
        </w:rPr>
      </w:pPr>
      <w:ins w:id="18" w:author="ITSTART" w:date="2026-09-17T16:03:00Z">
        <w:r>
          <w:rPr>
            <w:color w:val="000000" w:themeColor="text1"/>
            <w:sz w:val="24"/>
            <w:szCs w:val="24"/>
          </w:rPr>
          <w:t>да</w:t>
        </w:r>
        <w:r w:rsidRPr="00EA7026">
          <w:rPr>
            <w:color w:val="000000" w:themeColor="text1"/>
            <w:sz w:val="24"/>
            <w:szCs w:val="24"/>
            <w:lang w:val="en-US"/>
            <w:rPrChange w:id="19" w:author="ITSTART" w:date="2026-09-17T16:03:00Z">
              <w:rPr>
                <w:color w:val="000000" w:themeColor="text1"/>
                <w:sz w:val="24"/>
                <w:szCs w:val="24"/>
              </w:rPr>
            </w:rPrChange>
          </w:rPr>
          <w:t xml:space="preserve"> </w:t>
        </w:r>
      </w:ins>
      <w:proofErr w:type="gramStart"/>
      <w:r w:rsidR="00A70EDE" w:rsidRPr="00A70EDE">
        <w:rPr>
          <w:color w:val="000000" w:themeColor="text1"/>
          <w:sz w:val="24"/>
          <w:szCs w:val="24"/>
          <w:lang w:val="en-US"/>
        </w:rPr>
        <w:t xml:space="preserve">☐  </w:t>
      </w:r>
      <w:r w:rsidR="00A70EDE" w:rsidRPr="00A70EDE">
        <w:rPr>
          <w:color w:val="000000" w:themeColor="text1"/>
        </w:rPr>
        <w:t>Выполнен</w:t>
      </w:r>
      <w:proofErr w:type="gramEnd"/>
      <w:r w:rsidR="00A70EDE" w:rsidRPr="00A70EDE">
        <w:rPr>
          <w:color w:val="000000" w:themeColor="text1"/>
          <w:lang w:val="en-US"/>
        </w:rPr>
        <w:t xml:space="preserve"> git commit -m "Initial commit"</w:t>
      </w:r>
    </w:p>
    <w:p w14:paraId="7F1CE4C6" w14:textId="1041ED29" w:rsidR="007B4A70" w:rsidRPr="00A70EDE" w:rsidRDefault="00EA7026">
      <w:pPr>
        <w:spacing w:after="100"/>
        <w:ind w:left="260"/>
        <w:rPr>
          <w:color w:val="000000" w:themeColor="text1"/>
          <w:lang w:val="en-US"/>
        </w:rPr>
      </w:pPr>
      <w:ins w:id="20" w:author="ITSTART" w:date="2026-09-17T16:03:00Z">
        <w:r>
          <w:rPr>
            <w:color w:val="000000" w:themeColor="text1"/>
            <w:sz w:val="24"/>
            <w:szCs w:val="24"/>
          </w:rPr>
          <w:t>да</w:t>
        </w:r>
        <w:r w:rsidRPr="00EA7026">
          <w:rPr>
            <w:color w:val="000000" w:themeColor="text1"/>
            <w:sz w:val="24"/>
            <w:szCs w:val="24"/>
            <w:lang w:val="en-US"/>
            <w:rPrChange w:id="21" w:author="ITSTART" w:date="2026-09-17T16:03:00Z">
              <w:rPr>
                <w:color w:val="000000" w:themeColor="text1"/>
                <w:sz w:val="24"/>
                <w:szCs w:val="24"/>
              </w:rPr>
            </w:rPrChange>
          </w:rPr>
          <w:t xml:space="preserve"> </w:t>
        </w:r>
      </w:ins>
      <w:proofErr w:type="gramStart"/>
      <w:r w:rsidR="00A70EDE" w:rsidRPr="00A70EDE">
        <w:rPr>
          <w:color w:val="000000" w:themeColor="text1"/>
          <w:sz w:val="24"/>
          <w:szCs w:val="24"/>
          <w:lang w:val="en-US"/>
        </w:rPr>
        <w:t xml:space="preserve">☐  </w:t>
      </w:r>
      <w:r w:rsidR="00A70EDE" w:rsidRPr="00A70EDE">
        <w:rPr>
          <w:color w:val="000000" w:themeColor="text1"/>
        </w:rPr>
        <w:t>Репозиторий</w:t>
      </w:r>
      <w:proofErr w:type="gramEnd"/>
      <w:r w:rsidR="00A70EDE" w:rsidRPr="00A70EDE">
        <w:rPr>
          <w:color w:val="000000" w:themeColor="text1"/>
          <w:lang w:val="en-US"/>
        </w:rPr>
        <w:t xml:space="preserve"> </w:t>
      </w:r>
      <w:r w:rsidR="00A70EDE" w:rsidRPr="00A70EDE">
        <w:rPr>
          <w:color w:val="000000" w:themeColor="text1"/>
        </w:rPr>
        <w:t>подключён</w:t>
      </w:r>
      <w:r w:rsidR="00A70EDE" w:rsidRPr="00A70EDE">
        <w:rPr>
          <w:color w:val="000000" w:themeColor="text1"/>
          <w:lang w:val="en-US"/>
        </w:rPr>
        <w:t>: git remote add origin &lt;URL&gt;</w:t>
      </w:r>
    </w:p>
    <w:p w14:paraId="12818262" w14:textId="5D04B6F3" w:rsidR="007B4A70" w:rsidRPr="00A70EDE" w:rsidRDefault="00EA7026">
      <w:pPr>
        <w:spacing w:after="100"/>
        <w:ind w:left="260"/>
        <w:rPr>
          <w:color w:val="000000" w:themeColor="text1"/>
          <w:lang w:val="en-US"/>
        </w:rPr>
      </w:pPr>
      <w:ins w:id="22" w:author="ITSTART" w:date="2026-09-17T16:03:00Z">
        <w:r>
          <w:rPr>
            <w:color w:val="000000" w:themeColor="text1"/>
            <w:sz w:val="24"/>
            <w:szCs w:val="24"/>
          </w:rPr>
          <w:t>да</w:t>
        </w:r>
        <w:r w:rsidRPr="00EA7026">
          <w:rPr>
            <w:color w:val="000000" w:themeColor="text1"/>
            <w:sz w:val="24"/>
            <w:szCs w:val="24"/>
            <w:lang w:val="en-US"/>
            <w:rPrChange w:id="23" w:author="ITSTART" w:date="2026-09-17T16:03:00Z">
              <w:rPr>
                <w:color w:val="000000" w:themeColor="text1"/>
                <w:sz w:val="24"/>
                <w:szCs w:val="24"/>
              </w:rPr>
            </w:rPrChange>
          </w:rPr>
          <w:t xml:space="preserve"> </w:t>
        </w:r>
      </w:ins>
      <w:proofErr w:type="gramStart"/>
      <w:r w:rsidR="00A70EDE" w:rsidRPr="00A70EDE">
        <w:rPr>
          <w:color w:val="000000" w:themeColor="text1"/>
          <w:sz w:val="24"/>
          <w:szCs w:val="24"/>
          <w:lang w:val="en-US"/>
        </w:rPr>
        <w:t xml:space="preserve">☐  </w:t>
      </w:r>
      <w:r w:rsidR="00A70EDE" w:rsidRPr="00A70EDE">
        <w:rPr>
          <w:color w:val="000000" w:themeColor="text1"/>
        </w:rPr>
        <w:t>Выполнен</w:t>
      </w:r>
      <w:proofErr w:type="gramEnd"/>
      <w:r w:rsidR="00A70EDE" w:rsidRPr="00A70EDE">
        <w:rPr>
          <w:color w:val="000000" w:themeColor="text1"/>
          <w:lang w:val="en-US"/>
        </w:rPr>
        <w:t xml:space="preserve"> git push -u origin main</w:t>
      </w:r>
    </w:p>
    <w:p w14:paraId="0D73A639" w14:textId="3F89F8E1" w:rsidR="007B4A70" w:rsidRPr="00A70EDE" w:rsidRDefault="00EA7026">
      <w:pPr>
        <w:spacing w:after="100"/>
        <w:ind w:left="260"/>
        <w:rPr>
          <w:color w:val="000000" w:themeColor="text1"/>
        </w:rPr>
      </w:pPr>
      <w:ins w:id="24" w:author="ITSTART" w:date="2026-09-17T16:03:00Z">
        <w:r>
          <w:rPr>
            <w:color w:val="000000" w:themeColor="text1"/>
            <w:sz w:val="24"/>
            <w:szCs w:val="24"/>
          </w:rPr>
          <w:t xml:space="preserve">да </w:t>
        </w:r>
      </w:ins>
      <w:bookmarkStart w:id="25" w:name="_GoBack"/>
      <w:bookmarkEnd w:id="25"/>
      <w:proofErr w:type="gramStart"/>
      <w:r w:rsidR="00A70EDE" w:rsidRPr="00A70EDE">
        <w:rPr>
          <w:color w:val="000000" w:themeColor="text1"/>
          <w:sz w:val="24"/>
          <w:szCs w:val="24"/>
        </w:rPr>
        <w:t xml:space="preserve">☐  </w:t>
      </w:r>
      <w:r w:rsidR="00A70EDE" w:rsidRPr="00A70EDE">
        <w:rPr>
          <w:color w:val="000000" w:themeColor="text1"/>
        </w:rPr>
        <w:t>Изменения</w:t>
      </w:r>
      <w:proofErr w:type="gramEnd"/>
      <w:r w:rsidR="00A70EDE" w:rsidRPr="00A70EDE">
        <w:rPr>
          <w:color w:val="000000" w:themeColor="text1"/>
        </w:rPr>
        <w:t xml:space="preserve"> видны на GitHub в браузере</w:t>
      </w:r>
    </w:p>
    <w:p w14:paraId="28BC8A29" w14:textId="77777777" w:rsidR="007B4A70" w:rsidRPr="00A70EDE" w:rsidRDefault="00A70EDE">
      <w:pPr>
        <w:pBdr>
          <w:top w:val="single" w:sz="6" w:space="8" w:color="CCCCCC"/>
        </w:pBdr>
        <w:spacing w:before="300"/>
        <w:rPr>
          <w:color w:val="000000" w:themeColor="text1"/>
        </w:rPr>
      </w:pPr>
      <w:r w:rsidRPr="00A70EDE">
        <w:rPr>
          <w:b/>
          <w:bCs/>
          <w:color w:val="000000" w:themeColor="text1"/>
          <w:sz w:val="20"/>
          <w:szCs w:val="20"/>
        </w:rPr>
        <w:t xml:space="preserve">Готово! </w:t>
      </w:r>
      <w:r w:rsidRPr="00A70EDE">
        <w:rPr>
          <w:color w:val="000000" w:themeColor="text1"/>
          <w:sz w:val="20"/>
          <w:szCs w:val="20"/>
        </w:rPr>
        <w:t>После заполнения всех разделов покажите рабочий лист преподавателю или прикрепите ссылку на репозиторий.</w:t>
      </w:r>
    </w:p>
    <w:sectPr w:rsidR="007B4A70" w:rsidRPr="00A70ED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987008"/>
    <w:multiLevelType w:val="hybridMultilevel"/>
    <w:tmpl w:val="E4E494FE"/>
    <w:lvl w:ilvl="0" w:tplc="C3341444">
      <w:start w:val="1"/>
      <w:numFmt w:val="decimal"/>
      <w:lvlText w:val="%1."/>
      <w:lvlJc w:val="left"/>
      <w:pPr>
        <w:ind w:left="405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3A756984"/>
    <w:multiLevelType w:val="hybridMultilevel"/>
    <w:tmpl w:val="64AEFE9C"/>
    <w:lvl w:ilvl="0" w:tplc="4CEA333C">
      <w:start w:val="1"/>
      <w:numFmt w:val="decimal"/>
      <w:lvlText w:val="%1."/>
      <w:lvlJc w:val="left"/>
      <w:pPr>
        <w:ind w:left="420" w:hanging="260"/>
      </w:pPr>
    </w:lvl>
    <w:lvl w:ilvl="1" w:tplc="078E0EDC">
      <w:numFmt w:val="decimal"/>
      <w:lvlText w:val=""/>
      <w:lvlJc w:val="left"/>
    </w:lvl>
    <w:lvl w:ilvl="2" w:tplc="7494C030">
      <w:numFmt w:val="decimal"/>
      <w:lvlText w:val=""/>
      <w:lvlJc w:val="left"/>
    </w:lvl>
    <w:lvl w:ilvl="3" w:tplc="A6E08C3C">
      <w:numFmt w:val="decimal"/>
      <w:lvlText w:val=""/>
      <w:lvlJc w:val="left"/>
    </w:lvl>
    <w:lvl w:ilvl="4" w:tplc="61E05DC4">
      <w:numFmt w:val="decimal"/>
      <w:lvlText w:val=""/>
      <w:lvlJc w:val="left"/>
    </w:lvl>
    <w:lvl w:ilvl="5" w:tplc="8D2093A4">
      <w:numFmt w:val="decimal"/>
      <w:lvlText w:val=""/>
      <w:lvlJc w:val="left"/>
    </w:lvl>
    <w:lvl w:ilvl="6" w:tplc="981045CC">
      <w:numFmt w:val="decimal"/>
      <w:lvlText w:val=""/>
      <w:lvlJc w:val="left"/>
    </w:lvl>
    <w:lvl w:ilvl="7" w:tplc="F2846B38">
      <w:numFmt w:val="decimal"/>
      <w:lvlText w:val=""/>
      <w:lvlJc w:val="left"/>
    </w:lvl>
    <w:lvl w:ilvl="8" w:tplc="DC4831A4">
      <w:numFmt w:val="decimal"/>
      <w:lvlText w:val=""/>
      <w:lvlJc w:val="left"/>
    </w:lvl>
  </w:abstractNum>
  <w:abstractNum w:abstractNumId="2" w15:restartNumberingAfterBreak="0">
    <w:nsid w:val="4F151F02"/>
    <w:multiLevelType w:val="hybridMultilevel"/>
    <w:tmpl w:val="81A410A0"/>
    <w:lvl w:ilvl="0" w:tplc="2B6AEAEA">
      <w:start w:val="1"/>
      <w:numFmt w:val="bullet"/>
      <w:lvlText w:val="●"/>
      <w:lvlJc w:val="left"/>
      <w:pPr>
        <w:ind w:left="720" w:hanging="360"/>
      </w:pPr>
    </w:lvl>
    <w:lvl w:ilvl="1" w:tplc="983E1654">
      <w:start w:val="1"/>
      <w:numFmt w:val="bullet"/>
      <w:lvlText w:val="○"/>
      <w:lvlJc w:val="left"/>
      <w:pPr>
        <w:ind w:left="1440" w:hanging="360"/>
      </w:pPr>
    </w:lvl>
    <w:lvl w:ilvl="2" w:tplc="F2CE7B48">
      <w:start w:val="1"/>
      <w:numFmt w:val="bullet"/>
      <w:lvlText w:val="■"/>
      <w:lvlJc w:val="left"/>
      <w:pPr>
        <w:ind w:left="2160" w:hanging="360"/>
      </w:pPr>
    </w:lvl>
    <w:lvl w:ilvl="3" w:tplc="1C401D66">
      <w:start w:val="1"/>
      <w:numFmt w:val="bullet"/>
      <w:lvlText w:val="●"/>
      <w:lvlJc w:val="left"/>
      <w:pPr>
        <w:ind w:left="2880" w:hanging="360"/>
      </w:pPr>
    </w:lvl>
    <w:lvl w:ilvl="4" w:tplc="16D43F56">
      <w:start w:val="1"/>
      <w:numFmt w:val="bullet"/>
      <w:lvlText w:val="○"/>
      <w:lvlJc w:val="left"/>
      <w:pPr>
        <w:ind w:left="3600" w:hanging="360"/>
      </w:pPr>
    </w:lvl>
    <w:lvl w:ilvl="5" w:tplc="51CEAD9E">
      <w:start w:val="1"/>
      <w:numFmt w:val="bullet"/>
      <w:lvlText w:val="■"/>
      <w:lvlJc w:val="left"/>
      <w:pPr>
        <w:ind w:left="4320" w:hanging="360"/>
      </w:pPr>
    </w:lvl>
    <w:lvl w:ilvl="6" w:tplc="19E6DD44">
      <w:start w:val="1"/>
      <w:numFmt w:val="bullet"/>
      <w:lvlText w:val="●"/>
      <w:lvlJc w:val="left"/>
      <w:pPr>
        <w:ind w:left="5040" w:hanging="360"/>
      </w:pPr>
    </w:lvl>
    <w:lvl w:ilvl="7" w:tplc="354E4D62">
      <w:start w:val="1"/>
      <w:numFmt w:val="bullet"/>
      <w:lvlText w:val="●"/>
      <w:lvlJc w:val="left"/>
      <w:pPr>
        <w:ind w:left="5760" w:hanging="360"/>
      </w:pPr>
    </w:lvl>
    <w:lvl w:ilvl="8" w:tplc="1486B49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45D35DC"/>
    <w:multiLevelType w:val="hybridMultilevel"/>
    <w:tmpl w:val="0C4898AA"/>
    <w:lvl w:ilvl="0" w:tplc="5E787836">
      <w:start w:val="1"/>
      <w:numFmt w:val="decimal"/>
      <w:lvlText w:val="%1."/>
      <w:lvlJc w:val="left"/>
      <w:pPr>
        <w:ind w:left="420" w:hanging="260"/>
      </w:pPr>
    </w:lvl>
    <w:lvl w:ilvl="1" w:tplc="24AAD572">
      <w:numFmt w:val="decimal"/>
      <w:lvlText w:val=""/>
      <w:lvlJc w:val="left"/>
    </w:lvl>
    <w:lvl w:ilvl="2" w:tplc="2904FF16">
      <w:numFmt w:val="decimal"/>
      <w:lvlText w:val=""/>
      <w:lvlJc w:val="left"/>
    </w:lvl>
    <w:lvl w:ilvl="3" w:tplc="BC9662FA">
      <w:numFmt w:val="decimal"/>
      <w:lvlText w:val=""/>
      <w:lvlJc w:val="left"/>
    </w:lvl>
    <w:lvl w:ilvl="4" w:tplc="8320D928">
      <w:numFmt w:val="decimal"/>
      <w:lvlText w:val=""/>
      <w:lvlJc w:val="left"/>
    </w:lvl>
    <w:lvl w:ilvl="5" w:tplc="57C48286">
      <w:numFmt w:val="decimal"/>
      <w:lvlText w:val=""/>
      <w:lvlJc w:val="left"/>
    </w:lvl>
    <w:lvl w:ilvl="6" w:tplc="E1947922">
      <w:numFmt w:val="decimal"/>
      <w:lvlText w:val=""/>
      <w:lvlJc w:val="left"/>
    </w:lvl>
    <w:lvl w:ilvl="7" w:tplc="86F49EE6">
      <w:numFmt w:val="decimal"/>
      <w:lvlText w:val=""/>
      <w:lvlJc w:val="left"/>
    </w:lvl>
    <w:lvl w:ilvl="8" w:tplc="788868E0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ITSTART">
    <w15:presenceInfo w15:providerId="AD" w15:userId="S-1-5-21-1973157065-2749032554-311101030-83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A70"/>
    <w:rsid w:val="001666D2"/>
    <w:rsid w:val="001F15B4"/>
    <w:rsid w:val="002E1F47"/>
    <w:rsid w:val="004F0219"/>
    <w:rsid w:val="005C6A09"/>
    <w:rsid w:val="007B4A70"/>
    <w:rsid w:val="00A70EDE"/>
    <w:rsid w:val="00B35B0C"/>
    <w:rsid w:val="00C60F23"/>
    <w:rsid w:val="00DA158E"/>
    <w:rsid w:val="00EA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125BA"/>
  <w15:docId w15:val="{A92073C7-2039-4C57-8373-1E0FD9B6C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ITSTART</cp:lastModifiedBy>
  <cp:revision>2</cp:revision>
  <dcterms:created xsi:type="dcterms:W3CDTF">2026-09-17T11:04:00Z</dcterms:created>
  <dcterms:modified xsi:type="dcterms:W3CDTF">2026-09-17T11:04:00Z</dcterms:modified>
</cp:coreProperties>
</file>